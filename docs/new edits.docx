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BC9CB" w14:textId="77777777" w:rsidR="006B111B" w:rsidRPr="006B111B" w:rsidRDefault="006B111B" w:rsidP="006B111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var(--font-serif)" w:eastAsia="Times New Roman" w:hAnsi="var(--font-serif)" w:cs="Times New Roman"/>
          <w:b/>
          <w:bCs/>
          <w:kern w:val="0"/>
          <w:sz w:val="36"/>
          <w:szCs w:val="36"/>
          <w14:ligatures w14:val="none"/>
        </w:rPr>
      </w:pPr>
      <w:r w:rsidRPr="006B111B">
        <w:rPr>
          <w:rFonts w:ascii="var(--font-serif)" w:eastAsia="Times New Roman" w:hAnsi="var(--font-serif)" w:cs="Times New Roman"/>
          <w:b/>
          <w:bCs/>
          <w:kern w:val="0"/>
          <w:sz w:val="36"/>
          <w:szCs w:val="36"/>
          <w14:ligatures w14:val="none"/>
        </w:rPr>
        <w:t>Dr. Jennifer Wilson, PhD, LCSW</w:t>
      </w:r>
    </w:p>
    <w:p w14:paraId="72C9444A" w14:textId="77777777" w:rsidR="006B111B" w:rsidRPr="006B111B" w:rsidRDefault="006B111B" w:rsidP="006B111B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A2A2A"/>
          <w:kern w:val="0"/>
          <w14:ligatures w14:val="none"/>
        </w:rPr>
      </w:pPr>
      <w:r w:rsidRPr="006B111B">
        <w:rPr>
          <w:rFonts w:ascii="Lato" w:eastAsia="Times New Roman" w:hAnsi="Lato" w:cs="Times New Roman"/>
          <w:color w:val="2A2A2A"/>
          <w:kern w:val="0"/>
          <w14:ligatures w14:val="none"/>
        </w:rPr>
        <w:t>20+ years. Clinical expertise, empathic listening, deep breaths, real transformation.</w:t>
      </w:r>
    </w:p>
    <w:p w14:paraId="2E4DB907" w14:textId="77777777" w:rsidR="006B111B" w:rsidRPr="006B111B" w:rsidRDefault="006B111B" w:rsidP="006B111B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2A2A2A"/>
          <w:kern w:val="0"/>
          <w14:ligatures w14:val="none"/>
        </w:rPr>
      </w:pPr>
      <w:r w:rsidRPr="006B111B">
        <w:rPr>
          <w:rFonts w:ascii="Lato" w:eastAsia="Times New Roman" w:hAnsi="Lato" w:cs="Times New Roman"/>
          <w:b/>
          <w:bCs/>
          <w:caps/>
          <w:color w:val="2A2A2A"/>
          <w:spacing w:val="15"/>
          <w:kern w:val="0"/>
          <w14:ligatures w14:val="none"/>
        </w:rPr>
        <w:t>AREAS OF FOCUS</w:t>
      </w:r>
    </w:p>
    <w:p w14:paraId="42F88F7F" w14:textId="7C723A63" w:rsidR="006B111B" w:rsidRDefault="006B111B" w:rsidP="006B111B">
      <w:pPr>
        <w:numPr>
          <w:ilvl w:val="0"/>
          <w:numId w:val="1"/>
        </w:numPr>
        <w:shd w:val="clear" w:color="auto" w:fill="FFFFFF"/>
        <w:spacing w:after="0" w:line="240" w:lineRule="auto"/>
        <w:rPr>
          <w:ins w:id="0" w:author="Wilson, Prof. Jennifer L." w:date="2026-04-18T15:58:00Z" w16du:dateUtc="2026-04-18T19:58:00Z"/>
          <w:rFonts w:ascii="Lato" w:eastAsia="Times New Roman" w:hAnsi="Lato" w:cs="Times New Roman"/>
          <w:color w:val="2A2A2A"/>
          <w:kern w:val="0"/>
          <w14:ligatures w14:val="none"/>
        </w:rPr>
      </w:pPr>
      <w:r w:rsidRPr="006B111B">
        <w:rPr>
          <w:rFonts w:ascii="Lato" w:eastAsia="Times New Roman" w:hAnsi="Lato" w:cs="Times New Roman"/>
          <w:color w:val="2A2A2A"/>
          <w:kern w:val="0"/>
          <w14:ligatures w14:val="none"/>
        </w:rPr>
        <w:t>Relationship Patterns</w:t>
      </w:r>
    </w:p>
    <w:p w14:paraId="67783FBA" w14:textId="0CAC0B96" w:rsidR="006B111B" w:rsidRDefault="006B111B" w:rsidP="006B111B">
      <w:pPr>
        <w:numPr>
          <w:ilvl w:val="0"/>
          <w:numId w:val="1"/>
        </w:numPr>
        <w:shd w:val="clear" w:color="auto" w:fill="FFFFFF"/>
        <w:spacing w:after="0" w:line="240" w:lineRule="auto"/>
        <w:rPr>
          <w:ins w:id="1" w:author="Wilson, Prof. Jennifer L." w:date="2026-04-18T15:58:00Z" w16du:dateUtc="2026-04-18T19:58:00Z"/>
          <w:rFonts w:ascii="Lato" w:eastAsia="Times New Roman" w:hAnsi="Lato" w:cs="Times New Roman"/>
          <w:color w:val="2A2A2A"/>
          <w:kern w:val="0"/>
          <w14:ligatures w14:val="none"/>
        </w:rPr>
      </w:pPr>
      <w:ins w:id="2" w:author="Wilson, Prof. Jennifer L." w:date="2026-04-18T15:58:00Z" w16du:dateUtc="2026-04-18T19:58:00Z">
        <w:r>
          <w:rPr>
            <w:rFonts w:ascii="Lato" w:eastAsia="Times New Roman" w:hAnsi="Lato" w:cs="Times New Roman"/>
            <w:color w:val="2A2A2A"/>
            <w:kern w:val="0"/>
            <w14:ligatures w14:val="none"/>
          </w:rPr>
          <w:t>Trauma</w:t>
        </w:r>
      </w:ins>
    </w:p>
    <w:p w14:paraId="6694AAF3" w14:textId="7D216202" w:rsidR="006B111B" w:rsidRPr="006B111B" w:rsidRDefault="006B111B" w:rsidP="006B111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A2A2A"/>
          <w:kern w:val="0"/>
          <w14:ligatures w14:val="none"/>
        </w:rPr>
      </w:pPr>
      <w:ins w:id="3" w:author="Wilson, Prof. Jennifer L." w:date="2026-04-18T15:59:00Z" w16du:dateUtc="2026-04-18T19:59:00Z">
        <w:r>
          <w:rPr>
            <w:rFonts w:ascii="Lato" w:eastAsia="Times New Roman" w:hAnsi="Lato" w:cs="Times New Roman"/>
            <w:color w:val="2A2A2A"/>
            <w:kern w:val="0"/>
            <w14:ligatures w14:val="none"/>
          </w:rPr>
          <w:t>Life transitions</w:t>
        </w:r>
      </w:ins>
    </w:p>
    <w:p w14:paraId="54A5E22A" w14:textId="77777777" w:rsidR="006B111B" w:rsidRPr="006B111B" w:rsidRDefault="006B111B" w:rsidP="006B111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A2A2A"/>
          <w:kern w:val="0"/>
          <w14:ligatures w14:val="none"/>
        </w:rPr>
      </w:pPr>
      <w:r w:rsidRPr="006B111B">
        <w:rPr>
          <w:rFonts w:ascii="Lato" w:eastAsia="Times New Roman" w:hAnsi="Lato" w:cs="Times New Roman"/>
          <w:color w:val="2A2A2A"/>
          <w:kern w:val="0"/>
          <w14:ligatures w14:val="none"/>
        </w:rPr>
        <w:t>Identity &amp; Purpose</w:t>
      </w:r>
    </w:p>
    <w:p w14:paraId="7AE235BA" w14:textId="03273E5A" w:rsidR="006B111B" w:rsidRPr="006B111B" w:rsidRDefault="006B111B" w:rsidP="006B111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A2A2A"/>
          <w:kern w:val="0"/>
          <w14:ligatures w14:val="none"/>
        </w:rPr>
      </w:pPr>
      <w:r w:rsidRPr="006B111B">
        <w:rPr>
          <w:rFonts w:ascii="Lato" w:eastAsia="Times New Roman" w:hAnsi="Lato" w:cs="Times New Roman"/>
          <w:color w:val="2A2A2A"/>
          <w:kern w:val="0"/>
          <w14:ligatures w14:val="none"/>
        </w:rPr>
        <w:t>Parenting</w:t>
      </w:r>
      <w:ins w:id="4" w:author="Wilson, Prof. Jennifer L." w:date="2026-04-18T15:59:00Z" w16du:dateUtc="2026-04-18T19:59:00Z">
        <w:r>
          <w:rPr>
            <w:rFonts w:ascii="Lato" w:eastAsia="Times New Roman" w:hAnsi="Lato" w:cs="Times New Roman"/>
            <w:color w:val="2A2A2A"/>
            <w:kern w:val="0"/>
            <w14:ligatures w14:val="none"/>
          </w:rPr>
          <w:t xml:space="preserve"> &amp; Child Well-being</w:t>
        </w:r>
      </w:ins>
    </w:p>
    <w:p w14:paraId="533423EB" w14:textId="13B5B214" w:rsidR="006B111B" w:rsidRPr="006B111B" w:rsidRDefault="006B111B" w:rsidP="006B111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A2A2A"/>
          <w:kern w:val="0"/>
          <w14:ligatures w14:val="none"/>
        </w:rPr>
      </w:pPr>
      <w:r w:rsidRPr="006B111B">
        <w:rPr>
          <w:rFonts w:ascii="Lato" w:eastAsia="Times New Roman" w:hAnsi="Lato" w:cs="Times New Roman"/>
          <w:color w:val="2A2A2A"/>
          <w:kern w:val="0"/>
          <w14:ligatures w14:val="none"/>
        </w:rPr>
        <w:t>Couples</w:t>
      </w:r>
      <w:ins w:id="5" w:author="Wilson, Prof. Jennifer L." w:date="2026-04-18T15:59:00Z" w16du:dateUtc="2026-04-18T19:59:00Z">
        <w:r>
          <w:rPr>
            <w:rFonts w:ascii="Lato" w:eastAsia="Times New Roman" w:hAnsi="Lato" w:cs="Times New Roman"/>
            <w:color w:val="2A2A2A"/>
            <w:kern w:val="0"/>
            <w14:ligatures w14:val="none"/>
          </w:rPr>
          <w:t xml:space="preserve"> therapy, relational conflict</w:t>
        </w:r>
      </w:ins>
    </w:p>
    <w:p w14:paraId="1252D83F" w14:textId="77777777" w:rsidR="006B111B" w:rsidRPr="006B111B" w:rsidRDefault="006B111B" w:rsidP="006B111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A2A2A"/>
          <w:kern w:val="0"/>
          <w14:ligatures w14:val="none"/>
        </w:rPr>
      </w:pPr>
      <w:r w:rsidRPr="006B111B">
        <w:rPr>
          <w:rFonts w:ascii="Lato" w:eastAsia="Times New Roman" w:hAnsi="Lato" w:cs="Times New Roman"/>
          <w:color w:val="2A2A2A"/>
          <w:kern w:val="0"/>
          <w14:ligatures w14:val="none"/>
        </w:rPr>
        <w:t>Anxiety &amp; Overwhelm</w:t>
      </w:r>
    </w:p>
    <w:p w14:paraId="0F3EB59E" w14:textId="77777777" w:rsidR="006B111B" w:rsidRDefault="006B111B" w:rsidP="006B111B">
      <w:pPr>
        <w:spacing w:after="0" w:line="240" w:lineRule="auto"/>
        <w:rPr>
          <w:ins w:id="6" w:author="Wilson, Prof. Jennifer L." w:date="2026-04-18T15:59:00Z" w16du:dateUtc="2026-04-18T19:59:00Z"/>
          <w:rFonts w:ascii="Times New Roman" w:eastAsia="Times New Roman" w:hAnsi="Times New Roman" w:cs="Times New Roman"/>
          <w:kern w:val="0"/>
          <w14:ligatures w14:val="none"/>
        </w:rPr>
      </w:pPr>
    </w:p>
    <w:p w14:paraId="156A2EB1" w14:textId="77777777" w:rsidR="006B111B" w:rsidRDefault="006B111B" w:rsidP="006B111B">
      <w:pPr>
        <w:spacing w:after="0" w:line="240" w:lineRule="auto"/>
        <w:rPr>
          <w:ins w:id="7" w:author="Wilson, Prof. Jennifer L." w:date="2026-04-18T15:59:00Z" w16du:dateUtc="2026-04-18T19:59:00Z"/>
          <w:rFonts w:ascii="Times New Roman" w:eastAsia="Times New Roman" w:hAnsi="Times New Roman" w:cs="Times New Roman"/>
          <w:kern w:val="0"/>
          <w14:ligatures w14:val="none"/>
        </w:rPr>
      </w:pPr>
    </w:p>
    <w:p w14:paraId="0B71732B" w14:textId="77777777" w:rsidR="006B111B" w:rsidRDefault="006B111B" w:rsidP="006B111B">
      <w:pPr>
        <w:pStyle w:val="Normal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0" w:beforeAutospacing="0" w:after="0" w:afterAutospacing="0"/>
        <w:rPr>
          <w:ins w:id="8" w:author="Wilson, Prof. Jennifer L." w:date="2026-04-18T15:59:00Z" w16du:dateUtc="2026-04-18T19:59:00Z"/>
          <w:rFonts w:ascii="Segoe UI" w:hAnsi="Segoe UI" w:cs="Segoe UI"/>
          <w:color w:val="09090B"/>
        </w:rPr>
      </w:pPr>
      <w:ins w:id="9" w:author="Wilson, Prof. Jennifer L." w:date="2026-04-18T15:59:00Z" w16du:dateUtc="2026-04-18T19:59:00Z">
        <w:r>
          <w:rPr>
            <w:rFonts w:ascii="Segoe UI" w:hAnsi="Segoe UI" w:cs="Segoe UI"/>
            <w:color w:val="09090B"/>
          </w:rPr>
          <w:t xml:space="preserve">A Place to Begin </w:t>
        </w:r>
      </w:ins>
    </w:p>
    <w:p w14:paraId="5A5B02D4" w14:textId="77777777" w:rsidR="006B111B" w:rsidRDefault="006B111B" w:rsidP="006B111B">
      <w:pPr>
        <w:pStyle w:val="Normal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0" w:beforeAutospacing="0" w:after="0" w:afterAutospacing="0"/>
        <w:rPr>
          <w:ins w:id="10" w:author="Wilson, Prof. Jennifer L." w:date="2026-04-18T15:59:00Z" w16du:dateUtc="2026-04-18T19:59:00Z"/>
          <w:rFonts w:ascii="Segoe UI" w:hAnsi="Segoe UI" w:cs="Segoe UI"/>
          <w:color w:val="09090B"/>
        </w:rPr>
      </w:pPr>
    </w:p>
    <w:p w14:paraId="3CF7F55D" w14:textId="1CADBE0A" w:rsidR="006B111B" w:rsidRDefault="006B111B" w:rsidP="006B111B">
      <w:pPr>
        <w:pStyle w:val="Normal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0" w:beforeAutospacing="0" w:after="0" w:afterAutospacing="0"/>
        <w:rPr>
          <w:ins w:id="11" w:author="Wilson, Prof. Jennifer L." w:date="2026-04-18T15:59:00Z" w16du:dateUtc="2026-04-18T19:59:00Z"/>
          <w:rFonts w:ascii="Segoe UI" w:hAnsi="Segoe UI" w:cs="Segoe UI"/>
          <w:color w:val="09090B"/>
        </w:rPr>
      </w:pPr>
      <w:ins w:id="12" w:author="Wilson, Prof. Jennifer L." w:date="2026-04-18T15:59:00Z" w16du:dateUtc="2026-04-18T19:59:00Z">
        <w:r>
          <w:rPr>
            <w:rFonts w:ascii="Segoe UI" w:hAnsi="Segoe UI" w:cs="Segoe UI"/>
            <w:color w:val="09090B"/>
          </w:rPr>
          <w:t xml:space="preserve">A complimentary 15-minute consultation — a simple first step toward </w:t>
        </w:r>
      </w:ins>
      <w:ins w:id="13" w:author="Wilson, Prof. Jennifer L." w:date="2026-04-18T16:02:00Z" w16du:dateUtc="2026-04-18T20:02:00Z">
        <w:r>
          <w:rPr>
            <w:rFonts w:ascii="Segoe UI" w:hAnsi="Segoe UI" w:cs="Segoe UI"/>
            <w:color w:val="09090B"/>
          </w:rPr>
          <w:t>care</w:t>
        </w:r>
      </w:ins>
      <w:ins w:id="14" w:author="Wilson, Prof. Jennifer L." w:date="2026-04-18T15:59:00Z" w16du:dateUtc="2026-04-18T19:59:00Z">
        <w:r>
          <w:rPr>
            <w:rFonts w:ascii="Segoe UI" w:hAnsi="Segoe UI" w:cs="Segoe UI"/>
            <w:color w:val="09090B"/>
          </w:rPr>
          <w:t xml:space="preserve"> that fits your needs.</w:t>
        </w:r>
      </w:ins>
    </w:p>
    <w:p w14:paraId="0F8CD3B2" w14:textId="77777777" w:rsidR="006B111B" w:rsidRDefault="006B111B" w:rsidP="006B111B">
      <w:pPr>
        <w:pStyle w:val="Normal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0" w:beforeAutospacing="0" w:after="0" w:afterAutospacing="0"/>
        <w:rPr>
          <w:ins w:id="15" w:author="Wilson, Prof. Jennifer L." w:date="2026-04-18T15:59:00Z" w16du:dateUtc="2026-04-18T19:59:00Z"/>
          <w:rFonts w:ascii="Segoe UI" w:hAnsi="Segoe UI" w:cs="Segoe UI"/>
          <w:color w:val="09090B"/>
        </w:rPr>
      </w:pPr>
      <w:ins w:id="16" w:author="Wilson, Prof. Jennifer L." w:date="2026-04-18T15:59:00Z" w16du:dateUtc="2026-04-18T19:59:00Z">
        <w:r>
          <w:rPr>
            <w:rFonts w:ascii="Segoe UI" w:hAnsi="Segoe UI" w:cs="Segoe UI"/>
            <w:color w:val="09090B"/>
          </w:rPr>
          <w:t>What to Expect</w:t>
        </w:r>
      </w:ins>
    </w:p>
    <w:p w14:paraId="28A1FE26" w14:textId="77811CF6" w:rsidR="006B111B" w:rsidRDefault="006B111B" w:rsidP="006B111B">
      <w:pPr>
        <w:pStyle w:val="Normal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0" w:beforeAutospacing="0" w:after="0" w:afterAutospacing="0"/>
        <w:rPr>
          <w:ins w:id="17" w:author="Wilson, Prof. Jennifer L." w:date="2026-04-18T15:59:00Z" w16du:dateUtc="2026-04-18T19:59:00Z"/>
          <w:rFonts w:ascii="Segoe UI" w:hAnsi="Segoe UI" w:cs="Segoe UI"/>
          <w:color w:val="09090B"/>
        </w:rPr>
      </w:pPr>
      <w:ins w:id="18" w:author="Wilson, Prof. Jennifer L." w:date="2026-04-18T15:59:00Z" w16du:dateUtc="2026-04-18T19:59:00Z">
        <w:r>
          <w:rPr>
            <w:rFonts w:ascii="Segoe UI" w:hAnsi="Segoe UI" w:cs="Segoe UI"/>
            <w:color w:val="09090B"/>
          </w:rPr>
          <w:t xml:space="preserve">01 — What we’ll cover </w:t>
        </w:r>
      </w:ins>
      <w:ins w:id="19" w:author="Wilson, Prof. Jennifer L." w:date="2026-04-18T16:02:00Z" w16du:dateUtc="2026-04-18T20:02:00Z">
        <w:r>
          <w:rPr>
            <w:rFonts w:ascii="Segoe UI" w:hAnsi="Segoe UI" w:cs="Segoe UI"/>
            <w:color w:val="09090B"/>
          </w:rPr>
          <w:t>W</w:t>
        </w:r>
      </w:ins>
      <w:ins w:id="20" w:author="Wilson, Prof. Jennifer L." w:date="2026-04-18T15:59:00Z" w16du:dateUtc="2026-04-18T19:59:00Z">
        <w:r>
          <w:rPr>
            <w:rFonts w:ascii="Segoe UI" w:hAnsi="Segoe UI" w:cs="Segoe UI"/>
            <w:color w:val="09090B"/>
          </w:rPr>
          <w:t>hat brings you here, what you’re hoping for, and what helpful progress might look like, in your words and at your pace.</w:t>
        </w:r>
      </w:ins>
    </w:p>
    <w:p w14:paraId="699FD144" w14:textId="5F935CCF" w:rsidR="006B111B" w:rsidRDefault="006B111B" w:rsidP="006B111B">
      <w:pPr>
        <w:pStyle w:val="Normal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0" w:beforeAutospacing="0" w:after="0" w:afterAutospacing="0"/>
        <w:rPr>
          <w:ins w:id="21" w:author="Wilson, Prof. Jennifer L." w:date="2026-04-18T15:59:00Z" w16du:dateUtc="2026-04-18T19:59:00Z"/>
          <w:rFonts w:ascii="Segoe UI" w:hAnsi="Segoe UI" w:cs="Segoe UI"/>
          <w:color w:val="09090B"/>
        </w:rPr>
      </w:pPr>
      <w:ins w:id="22" w:author="Wilson, Prof. Jennifer L." w:date="2026-04-18T15:59:00Z" w16du:dateUtc="2026-04-18T19:59:00Z">
        <w:r>
          <w:rPr>
            <w:rFonts w:ascii="Segoe UI" w:hAnsi="Segoe UI" w:cs="Segoe UI"/>
            <w:color w:val="09090B"/>
          </w:rPr>
          <w:t xml:space="preserve">02 — Length Fifteen focused minutes </w:t>
        </w:r>
      </w:ins>
      <w:ins w:id="23" w:author="Wilson, Prof. Jennifer L." w:date="2026-04-18T16:03:00Z" w16du:dateUtc="2026-04-18T20:03:00Z">
        <w:r w:rsidR="004C2EB7">
          <w:rPr>
            <w:rFonts w:ascii="Segoe UI" w:hAnsi="Segoe UI" w:cs="Segoe UI"/>
            <w:color w:val="09090B"/>
          </w:rPr>
          <w:t>-</w:t>
        </w:r>
      </w:ins>
      <w:ins w:id="24" w:author="Wilson, Prof. Jennifer L." w:date="2026-04-18T15:59:00Z" w16du:dateUtc="2026-04-18T19:59:00Z">
        <w:r>
          <w:rPr>
            <w:rFonts w:ascii="Segoe UI" w:hAnsi="Segoe UI" w:cs="Segoe UI"/>
            <w:color w:val="09090B"/>
          </w:rPr>
          <w:t xml:space="preserve"> time to connect, answer your questions, and determine fit.</w:t>
        </w:r>
      </w:ins>
    </w:p>
    <w:p w14:paraId="332C1943" w14:textId="10F90BD2" w:rsidR="006B111B" w:rsidRDefault="006B111B" w:rsidP="006B111B">
      <w:pPr>
        <w:pStyle w:val="Normal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0" w:beforeAutospacing="0" w:after="0" w:afterAutospacing="0"/>
        <w:rPr>
          <w:ins w:id="25" w:author="Wilson, Prof. Jennifer L." w:date="2026-04-18T16:03:00Z" w16du:dateUtc="2026-04-18T20:03:00Z"/>
          <w:rFonts w:ascii="Segoe UI" w:hAnsi="Segoe UI" w:cs="Segoe UI"/>
          <w:color w:val="09090B"/>
        </w:rPr>
      </w:pPr>
      <w:ins w:id="26" w:author="Wilson, Prof. Jennifer L." w:date="2026-04-18T15:59:00Z" w16du:dateUtc="2026-04-18T19:59:00Z">
        <w:r>
          <w:rPr>
            <w:rFonts w:ascii="Segoe UI" w:hAnsi="Segoe UI" w:cs="Segoe UI"/>
            <w:color w:val="09090B"/>
          </w:rPr>
          <w:t xml:space="preserve">03 — Next steps We’ll agree on clear next steps: schedule a full session, refer you to a colleague if that’s a better match, or give you space to decide. </w:t>
        </w:r>
      </w:ins>
      <w:ins w:id="27" w:author="Wilson, Prof. Jennifer L." w:date="2026-04-18T16:03:00Z" w16du:dateUtc="2026-04-18T20:03:00Z">
        <w:r w:rsidR="004C2EB7">
          <w:rPr>
            <w:rFonts w:ascii="Segoe UI" w:hAnsi="Segoe UI" w:cs="Segoe UI"/>
            <w:color w:val="09090B"/>
          </w:rPr>
          <w:t xml:space="preserve"> </w:t>
        </w:r>
      </w:ins>
    </w:p>
    <w:p w14:paraId="50384F30" w14:textId="77777777" w:rsidR="004C2EB7" w:rsidRDefault="004C2EB7" w:rsidP="006B111B">
      <w:pPr>
        <w:pStyle w:val="Normal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0" w:beforeAutospacing="0" w:after="0" w:afterAutospacing="0"/>
        <w:rPr>
          <w:ins w:id="28" w:author="Wilson, Prof. Jennifer L." w:date="2026-04-18T15:59:00Z" w16du:dateUtc="2026-04-18T19:59:00Z"/>
          <w:rFonts w:ascii="Segoe UI" w:hAnsi="Segoe UI" w:cs="Segoe UI"/>
          <w:color w:val="09090B"/>
        </w:rPr>
      </w:pPr>
    </w:p>
    <w:p w14:paraId="3DD1E6F9" w14:textId="77777777" w:rsidR="006B111B" w:rsidRDefault="006B111B" w:rsidP="006B111B">
      <w:pPr>
        <w:pStyle w:val="Normal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0" w:beforeAutospacing="0" w:after="0" w:afterAutospacing="0"/>
        <w:rPr>
          <w:ins w:id="29" w:author="Wilson, Prof. Jennifer L." w:date="2026-04-18T15:59:00Z" w16du:dateUtc="2026-04-18T19:59:00Z"/>
          <w:rFonts w:ascii="Segoe UI" w:hAnsi="Segoe UI" w:cs="Segoe UI"/>
          <w:color w:val="09090B"/>
        </w:rPr>
      </w:pPr>
      <w:ins w:id="30" w:author="Wilson, Prof. Jennifer L." w:date="2026-04-18T15:59:00Z" w16du:dateUtc="2026-04-18T19:59:00Z">
        <w:r>
          <w:rPr>
            <w:rFonts w:ascii="Segoe UI" w:hAnsi="Segoe UI" w:cs="Segoe UI"/>
            <w:color w:val="09090B"/>
          </w:rPr>
          <w:t>The consultation is available by phone or secure video — whichever you prefer. Welcoming new clients from anywhere in Florida.</w:t>
        </w:r>
      </w:ins>
    </w:p>
    <w:p w14:paraId="3896AACF" w14:textId="01BFC5F5" w:rsidR="006B111B" w:rsidRDefault="006B111B" w:rsidP="006B111B">
      <w:pPr>
        <w:pStyle w:val="Normal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0" w:beforeAutospacing="0" w:after="0" w:afterAutospacing="0"/>
        <w:rPr>
          <w:ins w:id="31" w:author="Wilson, Prof. Jennifer L." w:date="2026-04-18T15:59:00Z" w16du:dateUtc="2026-04-18T19:59:00Z"/>
          <w:rFonts w:ascii="Segoe UI" w:hAnsi="Segoe UI" w:cs="Segoe UI"/>
          <w:color w:val="09090B"/>
        </w:rPr>
      </w:pPr>
      <w:ins w:id="32" w:author="Wilson, Prof. Jennifer L." w:date="2026-04-18T15:59:00Z" w16du:dateUtc="2026-04-18T19:59:00Z">
        <w:r>
          <w:rPr>
            <w:rFonts w:ascii="Segoe UI" w:hAnsi="Segoe UI" w:cs="Segoe UI"/>
            <w:color w:val="09090B"/>
          </w:rPr>
          <w:t xml:space="preserve">Your Invitation Come as you are — questions, hopes, whatever’s on your mind. This conversation is your first step toward care that meets you where </w:t>
        </w:r>
      </w:ins>
      <w:ins w:id="33" w:author="Wilson, Prof. Jennifer L." w:date="2026-04-18T16:03:00Z" w16du:dateUtc="2026-04-18T20:03:00Z">
        <w:r w:rsidR="004C2EB7">
          <w:rPr>
            <w:rFonts w:ascii="Segoe UI" w:hAnsi="Segoe UI" w:cs="Segoe UI"/>
            <w:color w:val="09090B"/>
          </w:rPr>
          <w:t>are</w:t>
        </w:r>
      </w:ins>
      <w:ins w:id="34" w:author="Wilson, Prof. Jennifer L." w:date="2026-04-18T15:59:00Z" w16du:dateUtc="2026-04-18T19:59:00Z">
        <w:r>
          <w:rPr>
            <w:rFonts w:ascii="Segoe UI" w:hAnsi="Segoe UI" w:cs="Segoe UI"/>
            <w:color w:val="09090B"/>
          </w:rPr>
          <w:t>.</w:t>
        </w:r>
      </w:ins>
    </w:p>
    <w:p w14:paraId="0723A490" w14:textId="77777777" w:rsidR="006B111B" w:rsidRDefault="006B111B" w:rsidP="006B111B">
      <w:pPr>
        <w:pStyle w:val="Normal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0" w:beforeAutospacing="0" w:after="0" w:afterAutospacing="0"/>
        <w:rPr>
          <w:ins w:id="35" w:author="Wilson, Prof. Jennifer L." w:date="2026-04-18T15:59:00Z" w16du:dateUtc="2026-04-18T19:59:00Z"/>
          <w:rFonts w:ascii="Segoe UI" w:hAnsi="Segoe UI" w:cs="Segoe UI"/>
          <w:color w:val="09090B"/>
        </w:rPr>
      </w:pPr>
      <w:ins w:id="36" w:author="Wilson, Prof. Jennifer L." w:date="2026-04-18T15:59:00Z" w16du:dateUtc="2026-04-18T19:59:00Z">
        <w:r>
          <w:rPr>
            <w:rFonts w:ascii="Segoe UI" w:hAnsi="Segoe UI" w:cs="Segoe UI"/>
            <w:color w:val="09090B"/>
          </w:rPr>
          <w:t>Schedule Your Consultation Call → When you book, you’ll create a secure Jane account for your session link, intake form, and future visits.</w:t>
        </w:r>
      </w:ins>
    </w:p>
    <w:p w14:paraId="7D6CE839" w14:textId="77777777" w:rsidR="006B111B" w:rsidRDefault="006B111B" w:rsidP="006B111B">
      <w:pPr>
        <w:pStyle w:val="Normal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0" w:beforeAutospacing="0" w:after="0" w:afterAutospacing="0"/>
        <w:rPr>
          <w:ins w:id="37" w:author="Wilson, Prof. Jennifer L." w:date="2026-04-18T15:59:00Z" w16du:dateUtc="2026-04-18T19:59:00Z"/>
          <w:rFonts w:ascii="Segoe UI" w:hAnsi="Segoe UI" w:cs="Segoe UI"/>
          <w:color w:val="09090B"/>
        </w:rPr>
      </w:pPr>
      <w:ins w:id="38" w:author="Wilson, Prof. Jennifer L." w:date="2026-04-18T15:59:00Z" w16du:dateUtc="2026-04-18T19:59:00Z">
        <w:r>
          <w:rPr>
            <w:rFonts w:ascii="Segoe UI" w:hAnsi="Segoe UI" w:cs="Segoe UI"/>
            <w:color w:val="09090B"/>
          </w:rPr>
          <w:fldChar w:fldCharType="begin"/>
        </w:r>
        <w:r>
          <w:rPr>
            <w:rFonts w:ascii="Segoe UI" w:hAnsi="Segoe UI" w:cs="Segoe UI"/>
            <w:color w:val="09090B"/>
          </w:rPr>
          <w:instrText>HYPERLINK "mailto:hello@drjenniferwilson.com"</w:instrText>
        </w:r>
        <w:r>
          <w:rPr>
            <w:rFonts w:ascii="Segoe UI" w:hAnsi="Segoe UI" w:cs="Segoe UI"/>
            <w:color w:val="09090B"/>
          </w:rPr>
        </w:r>
        <w:r>
          <w:rPr>
            <w:rFonts w:ascii="Segoe UI" w:hAnsi="Segoe UI" w:cs="Segoe UI"/>
            <w:color w:val="09090B"/>
          </w:rPr>
          <w:fldChar w:fldCharType="separate"/>
        </w:r>
        <w:r>
          <w:rPr>
            <w:rStyle w:val="Hyperlink"/>
            <w:rFonts w:ascii="Segoe UI" w:hAnsi="Segoe UI" w:cs="Segoe UI"/>
            <w:color w:val="6D6D6D"/>
            <w:bdr w:val="single" w:sz="2" w:space="0" w:color="E4E4E7" w:frame="1"/>
          </w:rPr>
          <w:t>hello@drjenniferwilson.com</w:t>
        </w:r>
        <w:r>
          <w:rPr>
            <w:rFonts w:ascii="Segoe UI" w:hAnsi="Segoe UI" w:cs="Segoe UI"/>
            <w:color w:val="09090B"/>
          </w:rPr>
          <w:fldChar w:fldCharType="end"/>
        </w:r>
        <w:r>
          <w:rPr>
            <w:rFonts w:ascii="Segoe UI" w:hAnsi="Segoe UI" w:cs="Segoe UI"/>
            <w:color w:val="09090B"/>
          </w:rPr>
          <w:t xml:space="preserve"> St. Augustine Beach &amp; Jacksonville, Florida</w:t>
        </w:r>
      </w:ins>
    </w:p>
    <w:p w14:paraId="55678699" w14:textId="77777777" w:rsidR="006B111B" w:rsidRPr="006B111B" w:rsidRDefault="006B111B" w:rsidP="006B11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694DA2" w14:textId="77777777" w:rsidR="006B111B" w:rsidRPr="006B111B" w:rsidRDefault="006B111B" w:rsidP="006B11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736773" w14:textId="77777777" w:rsidR="00D251C2" w:rsidRDefault="00D251C2">
      <w:pPr>
        <w:rPr>
          <w:ins w:id="39" w:author="Wilson, Prof. Jennifer L." w:date="2026-04-18T16:05:00Z" w16du:dateUtc="2026-04-18T20:05:00Z"/>
        </w:rPr>
      </w:pPr>
    </w:p>
    <w:p w14:paraId="48350563" w14:textId="77777777" w:rsidR="004C2EB7" w:rsidRDefault="004C2EB7">
      <w:pPr>
        <w:rPr>
          <w:ins w:id="40" w:author="Wilson, Prof. Jennifer L." w:date="2026-04-18T16:05:00Z" w16du:dateUtc="2026-04-18T20:05:00Z"/>
        </w:rPr>
      </w:pPr>
    </w:p>
    <w:p w14:paraId="354BBC38" w14:textId="77777777" w:rsidR="004C2EB7" w:rsidRDefault="004C2EB7" w:rsidP="004C2EB7">
      <w:pPr>
        <w:pStyle w:val="Normal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0" w:beforeAutospacing="0" w:after="0" w:afterAutospacing="0"/>
        <w:rPr>
          <w:ins w:id="41" w:author="Wilson, Prof. Jennifer L." w:date="2026-04-18T16:05:00Z" w16du:dateUtc="2026-04-18T20:05:00Z"/>
          <w:rFonts w:ascii="Segoe UI" w:hAnsi="Segoe UI" w:cs="Segoe UI"/>
          <w:color w:val="09090B"/>
        </w:rPr>
      </w:pPr>
      <w:ins w:id="42" w:author="Wilson, Prof. Jennifer L." w:date="2026-04-18T16:05:00Z" w16du:dateUtc="2026-04-18T20:05:00Z">
        <w:r>
          <w:rPr>
            <w:rFonts w:ascii="Segoe UI" w:hAnsi="Segoe UI" w:cs="Segoe UI"/>
            <w:color w:val="09090B"/>
          </w:rPr>
          <w:t>Couples Work</w:t>
        </w:r>
      </w:ins>
    </w:p>
    <w:p w14:paraId="3580743B" w14:textId="10EB5E99" w:rsidR="004C2EB7" w:rsidRDefault="004C2EB7" w:rsidP="004C2EB7">
      <w:pPr>
        <w:pStyle w:val="Normal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0" w:beforeAutospacing="0" w:after="0" w:afterAutospacing="0"/>
        <w:rPr>
          <w:ins w:id="43" w:author="Wilson, Prof. Jennifer L." w:date="2026-04-18T16:05:00Z" w16du:dateUtc="2026-04-18T20:05:00Z"/>
          <w:rFonts w:ascii="Segoe UI" w:hAnsi="Segoe UI" w:cs="Segoe UI"/>
          <w:color w:val="09090B"/>
        </w:rPr>
      </w:pPr>
      <w:ins w:id="44" w:author="Wilson, Prof. Jennifer L." w:date="2026-04-18T16:05:00Z" w16du:dateUtc="2026-04-18T20:05:00Z">
        <w:r>
          <w:rPr>
            <w:rFonts w:ascii="Segoe UI" w:hAnsi="Segoe UI" w:cs="Segoe UI"/>
            <w:color w:val="09090B"/>
          </w:rPr>
          <w:lastRenderedPageBreak/>
          <w:t xml:space="preserve">For partners ready to reconnect: focused conversations, </w:t>
        </w:r>
        <w:r>
          <w:rPr>
            <w:rFonts w:ascii="Segoe UI" w:hAnsi="Segoe UI" w:cs="Segoe UI"/>
            <w:color w:val="09090B"/>
          </w:rPr>
          <w:t xml:space="preserve">resolved conflict, </w:t>
        </w:r>
        <w:r>
          <w:rPr>
            <w:rFonts w:ascii="Segoe UI" w:hAnsi="Segoe UI" w:cs="Segoe UI"/>
            <w:color w:val="09090B"/>
          </w:rPr>
          <w:t xml:space="preserve">clearer understanding, practical tools to move forward together, </w:t>
        </w:r>
        <w:r>
          <w:rPr>
            <w:rFonts w:ascii="Segoe UI" w:hAnsi="Segoe UI" w:cs="Segoe UI"/>
            <w:color w:val="09090B"/>
          </w:rPr>
          <w:t>with</w:t>
        </w:r>
        <w:r>
          <w:rPr>
            <w:rFonts w:ascii="Segoe UI" w:hAnsi="Segoe UI" w:cs="Segoe UI"/>
            <w:color w:val="09090B"/>
          </w:rPr>
          <w:t xml:space="preserve"> experienced clinical guidance. Available </w:t>
        </w:r>
        <w:r>
          <w:rPr>
            <w:rFonts w:ascii="Segoe UI" w:hAnsi="Segoe UI" w:cs="Segoe UI"/>
            <w:color w:val="09090B"/>
          </w:rPr>
          <w:t xml:space="preserve">in person </w:t>
        </w:r>
        <w:r>
          <w:rPr>
            <w:rFonts w:ascii="Segoe UI" w:hAnsi="Segoe UI" w:cs="Segoe UI"/>
            <w:color w:val="09090B"/>
          </w:rPr>
          <w:t xml:space="preserve">or </w:t>
        </w:r>
        <w:r>
          <w:rPr>
            <w:rFonts w:ascii="Segoe UI" w:hAnsi="Segoe UI" w:cs="Segoe UI"/>
            <w:color w:val="09090B"/>
          </w:rPr>
          <w:t xml:space="preserve">via </w:t>
        </w:r>
      </w:ins>
      <w:ins w:id="45" w:author="Wilson, Prof. Jennifer L." w:date="2026-04-18T16:06:00Z" w16du:dateUtc="2026-04-18T20:06:00Z">
        <w:r>
          <w:rPr>
            <w:rFonts w:ascii="Segoe UI" w:hAnsi="Segoe UI" w:cs="Segoe UI"/>
            <w:color w:val="09090B"/>
          </w:rPr>
          <w:t>telehealth, together or separate locations.</w:t>
        </w:r>
      </w:ins>
    </w:p>
    <w:p w14:paraId="7AD8A572" w14:textId="77777777" w:rsidR="004C2EB7" w:rsidRDefault="004C2EB7">
      <w:pPr>
        <w:rPr>
          <w:ins w:id="46" w:author="Wilson, Prof. Jennifer L." w:date="2026-04-18T16:06:00Z" w16du:dateUtc="2026-04-18T20:06:00Z"/>
        </w:rPr>
      </w:pPr>
    </w:p>
    <w:p w14:paraId="0070D49A" w14:textId="77777777" w:rsidR="004C2EB7" w:rsidRDefault="004C2EB7">
      <w:pPr>
        <w:rPr>
          <w:ins w:id="47" w:author="Wilson, Prof. Jennifer L." w:date="2026-04-18T16:06:00Z" w16du:dateUtc="2026-04-18T20:06:00Z"/>
        </w:rPr>
      </w:pPr>
    </w:p>
    <w:p w14:paraId="01D3A9A4" w14:textId="77777777" w:rsidR="004C2EB7" w:rsidRPr="004C2EB7" w:rsidRDefault="004C2EB7" w:rsidP="004C2EB7">
      <w:pPr>
        <w:shd w:val="clear" w:color="auto" w:fill="FFFFFF"/>
        <w:spacing w:before="100" w:beforeAutospacing="1" w:after="100" w:afterAutospacing="1" w:line="240" w:lineRule="auto"/>
        <w:outlineLvl w:val="2"/>
        <w:rPr>
          <w:ins w:id="48" w:author="Wilson, Prof. Jennifer L." w:date="2026-04-18T16:06:00Z" w16du:dateUtc="2026-04-18T20:06:00Z"/>
          <w:rFonts w:ascii="var(--font-serif)" w:eastAsia="Times New Roman" w:hAnsi="var(--font-serif)" w:cs="Times New Roman"/>
          <w:b/>
          <w:bCs/>
          <w:kern w:val="0"/>
          <w:sz w:val="27"/>
          <w:szCs w:val="27"/>
          <w14:ligatures w14:val="none"/>
        </w:rPr>
      </w:pPr>
      <w:ins w:id="49" w:author="Wilson, Prof. Jennifer L." w:date="2026-04-18T16:06:00Z" w16du:dateUtc="2026-04-18T20:06:00Z">
        <w:r w:rsidRPr="004C2EB7">
          <w:rPr>
            <w:rFonts w:ascii="var(--font-serif)" w:eastAsia="Times New Roman" w:hAnsi="var(--font-serif)" w:cs="Times New Roman"/>
            <w:b/>
            <w:bCs/>
            <w:kern w:val="0"/>
            <w:sz w:val="27"/>
            <w:szCs w:val="27"/>
            <w14:ligatures w14:val="none"/>
          </w:rPr>
          <w:t>Other Services</w:t>
        </w:r>
      </w:ins>
    </w:p>
    <w:p w14:paraId="2525DA43" w14:textId="6114AF2F" w:rsidR="004C2EB7" w:rsidRDefault="004C2EB7" w:rsidP="004C2EB7">
      <w:pPr>
        <w:numPr>
          <w:ilvl w:val="0"/>
          <w:numId w:val="3"/>
        </w:numPr>
        <w:pBdr>
          <w:bottom w:val="single" w:sz="6" w:space="0" w:color="auto"/>
        </w:pBdr>
        <w:shd w:val="clear" w:color="auto" w:fill="FFFFFF"/>
        <w:spacing w:after="0" w:line="240" w:lineRule="auto"/>
        <w:rPr>
          <w:ins w:id="50" w:author="Wilson, Prof. Jennifer L." w:date="2026-04-18T16:07:00Z" w16du:dateUtc="2026-04-18T20:07:00Z"/>
          <w:rFonts w:ascii="Lato" w:eastAsia="Times New Roman" w:hAnsi="Lato" w:cs="Times New Roman"/>
          <w:color w:val="2A2A2A"/>
          <w:kern w:val="0"/>
          <w14:ligatures w14:val="none"/>
        </w:rPr>
      </w:pPr>
      <w:ins w:id="51" w:author="Wilson, Prof. Jennifer L." w:date="2026-04-18T16:07:00Z" w16du:dateUtc="2026-04-18T20:07:00Z">
        <w:r>
          <w:rPr>
            <w:rFonts w:ascii="Lato" w:eastAsia="Times New Roman" w:hAnsi="Lato" w:cs="Times New Roman"/>
            <w:color w:val="2A2A2A"/>
            <w:kern w:val="0"/>
            <w14:ligatures w14:val="none"/>
          </w:rPr>
          <w:t>Child sexual abuse</w:t>
        </w:r>
      </w:ins>
    </w:p>
    <w:p w14:paraId="32A6BB8C" w14:textId="174009E2" w:rsidR="004C2EB7" w:rsidRDefault="004C2EB7" w:rsidP="004C2EB7">
      <w:pPr>
        <w:numPr>
          <w:ilvl w:val="0"/>
          <w:numId w:val="3"/>
        </w:numPr>
        <w:pBdr>
          <w:bottom w:val="single" w:sz="6" w:space="0" w:color="auto"/>
        </w:pBdr>
        <w:shd w:val="clear" w:color="auto" w:fill="FFFFFF"/>
        <w:spacing w:after="0" w:line="240" w:lineRule="auto"/>
        <w:rPr>
          <w:ins w:id="52" w:author="Wilson, Prof. Jennifer L." w:date="2026-04-18T16:07:00Z" w16du:dateUtc="2026-04-18T20:07:00Z"/>
          <w:rFonts w:ascii="Lato" w:eastAsia="Times New Roman" w:hAnsi="Lato" w:cs="Times New Roman"/>
          <w:color w:val="2A2A2A"/>
          <w:kern w:val="0"/>
          <w14:ligatures w14:val="none"/>
        </w:rPr>
      </w:pPr>
      <w:ins w:id="53" w:author="Wilson, Prof. Jennifer L." w:date="2026-04-18T16:07:00Z" w16du:dateUtc="2026-04-18T20:07:00Z">
        <w:r>
          <w:rPr>
            <w:rFonts w:ascii="Lato" w:eastAsia="Times New Roman" w:hAnsi="Lato" w:cs="Times New Roman"/>
            <w:color w:val="2A2A2A"/>
            <w:kern w:val="0"/>
            <w14:ligatures w14:val="none"/>
          </w:rPr>
          <w:t>Teen therapy</w:t>
        </w:r>
      </w:ins>
    </w:p>
    <w:p w14:paraId="63E75067" w14:textId="77777777" w:rsidR="004C2EB7" w:rsidRPr="004C2EB7" w:rsidRDefault="004C2EB7" w:rsidP="004C2EB7">
      <w:pPr>
        <w:numPr>
          <w:ilvl w:val="0"/>
          <w:numId w:val="3"/>
        </w:numPr>
        <w:shd w:val="clear" w:color="auto" w:fill="FFFFFF"/>
        <w:spacing w:after="0" w:line="240" w:lineRule="auto"/>
        <w:rPr>
          <w:ins w:id="54" w:author="Wilson, Prof. Jennifer L." w:date="2026-04-18T16:07:00Z" w16du:dateUtc="2026-04-18T20:07:00Z"/>
          <w:rFonts w:ascii="Lato" w:eastAsia="Times New Roman" w:hAnsi="Lato" w:cs="Times New Roman"/>
          <w:color w:val="2A2A2A"/>
          <w:kern w:val="0"/>
          <w14:ligatures w14:val="none"/>
        </w:rPr>
      </w:pPr>
      <w:ins w:id="55" w:author="Wilson, Prof. Jennifer L." w:date="2026-04-18T16:07:00Z" w16du:dateUtc="2026-04-18T20:07:00Z">
        <w:r w:rsidRPr="004C2EB7">
          <w:rPr>
            <w:rFonts w:ascii="Lato" w:eastAsia="Times New Roman" w:hAnsi="Lato" w:cs="Times New Roman"/>
            <w:color w:val="2A2A2A"/>
            <w:kern w:val="0"/>
            <w14:ligatures w14:val="none"/>
          </w:rPr>
          <w:t>Parenting Support</w:t>
        </w:r>
      </w:ins>
    </w:p>
    <w:p w14:paraId="02DE2D18" w14:textId="028F173E" w:rsidR="004C2EB7" w:rsidRDefault="004C2EB7" w:rsidP="004C2EB7">
      <w:pPr>
        <w:numPr>
          <w:ilvl w:val="0"/>
          <w:numId w:val="3"/>
        </w:numPr>
        <w:pBdr>
          <w:bottom w:val="single" w:sz="6" w:space="0" w:color="auto"/>
        </w:pBdr>
        <w:shd w:val="clear" w:color="auto" w:fill="FFFFFF"/>
        <w:spacing w:after="0" w:line="240" w:lineRule="auto"/>
        <w:rPr>
          <w:ins w:id="56" w:author="Wilson, Prof. Jennifer L." w:date="2026-04-18T16:07:00Z" w16du:dateUtc="2026-04-18T20:07:00Z"/>
          <w:rFonts w:ascii="Lato" w:eastAsia="Times New Roman" w:hAnsi="Lato" w:cs="Times New Roman"/>
          <w:color w:val="2A2A2A"/>
          <w:kern w:val="0"/>
          <w14:ligatures w14:val="none"/>
        </w:rPr>
      </w:pPr>
      <w:ins w:id="57" w:author="Wilson, Prof. Jennifer L." w:date="2026-04-18T16:07:00Z" w16du:dateUtc="2026-04-18T20:07:00Z">
        <w:r>
          <w:rPr>
            <w:rFonts w:ascii="Lato" w:eastAsia="Times New Roman" w:hAnsi="Lato" w:cs="Times New Roman"/>
            <w:color w:val="2A2A2A"/>
            <w:kern w:val="0"/>
            <w14:ligatures w14:val="none"/>
          </w:rPr>
          <w:t xml:space="preserve">Adoption Home </w:t>
        </w:r>
      </w:ins>
      <w:ins w:id="58" w:author="Wilson, Prof. Jennifer L." w:date="2026-04-18T16:08:00Z" w16du:dateUtc="2026-04-18T20:08:00Z">
        <w:r>
          <w:rPr>
            <w:rFonts w:ascii="Lato" w:eastAsia="Times New Roman" w:hAnsi="Lato" w:cs="Times New Roman"/>
            <w:color w:val="2A2A2A"/>
            <w:kern w:val="0"/>
            <w14:ligatures w14:val="none"/>
          </w:rPr>
          <w:t>Studies</w:t>
        </w:r>
      </w:ins>
    </w:p>
    <w:p w14:paraId="301FB20D" w14:textId="7E0F1F04" w:rsidR="004C2EB7" w:rsidRPr="004C2EB7" w:rsidRDefault="004C2EB7" w:rsidP="004C2EB7">
      <w:pPr>
        <w:numPr>
          <w:ilvl w:val="0"/>
          <w:numId w:val="3"/>
        </w:numPr>
        <w:pBdr>
          <w:bottom w:val="single" w:sz="6" w:space="0" w:color="auto"/>
        </w:pBdr>
        <w:shd w:val="clear" w:color="auto" w:fill="FFFFFF"/>
        <w:spacing w:after="0" w:line="240" w:lineRule="auto"/>
        <w:rPr>
          <w:ins w:id="59" w:author="Wilson, Prof. Jennifer L." w:date="2026-04-18T16:06:00Z" w16du:dateUtc="2026-04-18T20:06:00Z"/>
          <w:rFonts w:ascii="Lato" w:eastAsia="Times New Roman" w:hAnsi="Lato" w:cs="Times New Roman"/>
          <w:color w:val="2A2A2A"/>
          <w:kern w:val="0"/>
          <w14:ligatures w14:val="none"/>
        </w:rPr>
      </w:pPr>
      <w:ins w:id="60" w:author="Wilson, Prof. Jennifer L." w:date="2026-04-18T16:06:00Z" w16du:dateUtc="2026-04-18T20:06:00Z">
        <w:r w:rsidRPr="004C2EB7">
          <w:rPr>
            <w:rFonts w:ascii="Lato" w:eastAsia="Times New Roman" w:hAnsi="Lato" w:cs="Times New Roman"/>
            <w:color w:val="2A2A2A"/>
            <w:kern w:val="0"/>
            <w14:ligatures w14:val="none"/>
          </w:rPr>
          <w:t>Clinical Supervision</w:t>
        </w:r>
        <w:r>
          <w:rPr>
            <w:rFonts w:ascii="Lato" w:eastAsia="Times New Roman" w:hAnsi="Lato" w:cs="Times New Roman"/>
            <w:color w:val="2A2A2A"/>
            <w:kern w:val="0"/>
            <w14:ligatures w14:val="none"/>
          </w:rPr>
          <w:t xml:space="preserve"> for registered interns</w:t>
        </w:r>
      </w:ins>
    </w:p>
    <w:p w14:paraId="19C628A2" w14:textId="77777777" w:rsidR="004C2EB7" w:rsidRDefault="004C2EB7"/>
    <w:sectPr w:rsidR="004C2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serif)">
    <w:altName w:val="Cambria"/>
    <w:panose1 w:val="020B0604020202020204"/>
    <w:charset w:val="00"/>
    <w:family w:val="roman"/>
    <w:notTrueType/>
    <w:pitch w:val="default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1322F"/>
    <w:multiLevelType w:val="multilevel"/>
    <w:tmpl w:val="E0DE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34778"/>
    <w:multiLevelType w:val="multilevel"/>
    <w:tmpl w:val="27E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B5E20"/>
    <w:multiLevelType w:val="multilevel"/>
    <w:tmpl w:val="896C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66A00"/>
    <w:multiLevelType w:val="multilevel"/>
    <w:tmpl w:val="A2C0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13155">
    <w:abstractNumId w:val="0"/>
  </w:num>
  <w:num w:numId="2" w16cid:durableId="1539587543">
    <w:abstractNumId w:val="1"/>
  </w:num>
  <w:num w:numId="3" w16cid:durableId="1742751423">
    <w:abstractNumId w:val="3"/>
  </w:num>
  <w:num w:numId="4" w16cid:durableId="31040476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ilson, Prof. Jennifer L.">
    <w15:presenceInfo w15:providerId="AD" w15:userId="S::wilsonj2@sacredheart.edu::a59bf808-d2d2-4121-a3d7-f1368c96ace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1B"/>
    <w:rsid w:val="00100373"/>
    <w:rsid w:val="004C2EB7"/>
    <w:rsid w:val="006B111B"/>
    <w:rsid w:val="00A50D78"/>
    <w:rsid w:val="00D251C2"/>
    <w:rsid w:val="00FB0BEB"/>
    <w:rsid w:val="00FB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1917C"/>
  <w15:chartTrackingRefBased/>
  <w15:docId w15:val="{CA507428-CAFD-7D4D-92A7-66C84933A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1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1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1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1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11B"/>
    <w:rPr>
      <w:b/>
      <w:bCs/>
      <w:smallCaps/>
      <w:color w:val="0F4761" w:themeColor="accent1" w:themeShade="BF"/>
      <w:spacing w:val="5"/>
    </w:rPr>
  </w:style>
  <w:style w:type="paragraph" w:customStyle="1" w:styleId="bio">
    <w:name w:val="bio"/>
    <w:basedOn w:val="Normal"/>
    <w:rsid w:val="006B1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cus-areas-label">
    <w:name w:val="focus-areas-label"/>
    <w:basedOn w:val="DefaultParagraphFont"/>
    <w:rsid w:val="006B111B"/>
  </w:style>
  <w:style w:type="paragraph" w:styleId="Revision">
    <w:name w:val="Revision"/>
    <w:hidden/>
    <w:uiPriority w:val="99"/>
    <w:semiHidden/>
    <w:rsid w:val="006B111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B1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B11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Prof. Jennifer L.</dc:creator>
  <cp:keywords/>
  <dc:description/>
  <cp:lastModifiedBy>Wilson, Prof. Jennifer L.</cp:lastModifiedBy>
  <cp:revision>1</cp:revision>
  <dcterms:created xsi:type="dcterms:W3CDTF">2026-04-18T19:53:00Z</dcterms:created>
  <dcterms:modified xsi:type="dcterms:W3CDTF">2026-04-18T20:08:00Z</dcterms:modified>
</cp:coreProperties>
</file>